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4E9" w:rsidRDefault="006774E9" w:rsidP="006774E9">
      <w:pPr>
        <w:rPr>
          <w:b/>
        </w:rPr>
      </w:pPr>
    </w:p>
    <w:p w:rsidR="006774E9" w:rsidRPr="00F666CE" w:rsidRDefault="006774E9" w:rsidP="006774E9">
      <w:pPr>
        <w:ind w:left="709" w:firstLine="709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BO"/>
        </w:rPr>
        <w:drawing>
          <wp:anchor distT="0" distB="0" distL="114300" distR="114300" simplePos="0" relativeHeight="251661312" behindDoc="0" locked="0" layoutInCell="1" allowOverlap="1" wp14:anchorId="7FBB165B" wp14:editId="47559C3E">
            <wp:simplePos x="0" y="0"/>
            <wp:positionH relativeFrom="column">
              <wp:posOffset>-685800</wp:posOffset>
            </wp:positionH>
            <wp:positionV relativeFrom="paragraph">
              <wp:posOffset>-342900</wp:posOffset>
            </wp:positionV>
            <wp:extent cx="1828800" cy="1828800"/>
            <wp:effectExtent l="0" t="0" r="0" b="0"/>
            <wp:wrapNone/>
            <wp:docPr id="8" name="Imagen 8" descr="TRANSPARENTEc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RANSPARENTEcop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A151F">
        <w:rPr>
          <w:rFonts w:ascii="Georgia" w:hAnsi="Georgia"/>
          <w:b/>
          <w:sz w:val="28"/>
          <w:szCs w:val="28"/>
        </w:rPr>
        <w:t xml:space="preserve">   </w:t>
      </w:r>
      <w:r w:rsidRPr="00F666CE">
        <w:rPr>
          <w:rFonts w:ascii="Arial" w:hAnsi="Arial" w:cs="Arial"/>
          <w:b/>
          <w:sz w:val="28"/>
          <w:szCs w:val="28"/>
        </w:rPr>
        <w:t>UNIVERSIDAD MAYOR DE SAN SIMÓN</w:t>
      </w:r>
    </w:p>
    <w:p w:rsidR="006774E9" w:rsidRPr="00F666CE" w:rsidRDefault="006774E9" w:rsidP="006774E9">
      <w:pPr>
        <w:ind w:left="1418"/>
        <w:rPr>
          <w:rFonts w:ascii="Arial" w:hAnsi="Arial" w:cs="Arial"/>
          <w:szCs w:val="28"/>
        </w:rPr>
      </w:pPr>
      <w:r w:rsidRPr="00F666CE">
        <w:rPr>
          <w:rFonts w:ascii="Arial" w:hAnsi="Arial" w:cs="Arial"/>
          <w:szCs w:val="28"/>
        </w:rPr>
        <w:t xml:space="preserve">    </w:t>
      </w:r>
      <w:r>
        <w:rPr>
          <w:rFonts w:ascii="Arial" w:hAnsi="Arial" w:cs="Arial"/>
          <w:szCs w:val="28"/>
        </w:rPr>
        <w:t>FACULTAD DE CIENCIAS Y TECNOLOGIA</w:t>
      </w:r>
      <w:r>
        <w:rPr>
          <w:rFonts w:ascii="Arial" w:hAnsi="Arial" w:cs="Arial"/>
          <w:szCs w:val="28"/>
        </w:rPr>
        <w:tab/>
      </w:r>
      <w:r>
        <w:rPr>
          <w:rFonts w:ascii="Arial" w:hAnsi="Arial" w:cs="Arial"/>
          <w:szCs w:val="28"/>
        </w:rPr>
        <w:tab/>
      </w:r>
    </w:p>
    <w:p w:rsidR="006774E9" w:rsidRPr="00F666CE" w:rsidRDefault="006774E9" w:rsidP="006774E9">
      <w:pPr>
        <w:ind w:left="1418"/>
        <w:rPr>
          <w:rFonts w:ascii="Arial" w:hAnsi="Arial" w:cs="Arial"/>
          <w:szCs w:val="28"/>
        </w:rPr>
      </w:pPr>
      <w:r w:rsidRPr="00F666CE">
        <w:rPr>
          <w:rFonts w:ascii="Arial" w:hAnsi="Arial" w:cs="Arial"/>
          <w:szCs w:val="28"/>
        </w:rPr>
        <w:t xml:space="preserve">    </w:t>
      </w:r>
      <w:r>
        <w:rPr>
          <w:rFonts w:ascii="Arial" w:hAnsi="Arial" w:cs="Arial"/>
          <w:szCs w:val="28"/>
        </w:rPr>
        <w:tab/>
      </w:r>
      <w:r>
        <w:rPr>
          <w:rFonts w:ascii="Arial" w:hAnsi="Arial" w:cs="Arial"/>
          <w:szCs w:val="28"/>
        </w:rPr>
        <w:tab/>
      </w:r>
    </w:p>
    <w:p w:rsidR="006774E9" w:rsidRPr="00E97B37" w:rsidRDefault="006774E9" w:rsidP="006774E9">
      <w:pPr>
        <w:rPr>
          <w:sz w:val="28"/>
          <w:szCs w:val="28"/>
        </w:rPr>
      </w:pPr>
      <w:r>
        <w:rPr>
          <w:noProof/>
          <w:sz w:val="28"/>
          <w:szCs w:val="28"/>
          <w:lang w:eastAsia="es-BO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45720</wp:posOffset>
                </wp:positionV>
                <wp:extent cx="4147185" cy="63500"/>
                <wp:effectExtent l="0" t="0" r="24765" b="12700"/>
                <wp:wrapNone/>
                <wp:docPr id="5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7185" cy="63500"/>
                          <a:chOff x="3605" y="2034"/>
                          <a:chExt cx="7200" cy="100"/>
                        </a:xfrm>
                      </wpg:grpSpPr>
                      <wps:wsp>
                        <wps:cNvPr id="6" name="Line 6"/>
                        <wps:cNvCnPr/>
                        <wps:spPr bwMode="auto">
                          <a:xfrm>
                            <a:off x="3605" y="2034"/>
                            <a:ext cx="72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/>
                        <wps:spPr bwMode="auto">
                          <a:xfrm>
                            <a:off x="3605" y="2134"/>
                            <a:ext cx="72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" o:spid="_x0000_s1026" style="position:absolute;margin-left:81pt;margin-top:3.6pt;width:326.55pt;height:5pt;z-index:251660288" coordorigin="3605,2034" coordsize="7200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">
                <v:line id="Line 6" o:spid="_x0000_s1027" style="position:absolute;visibility:visible;mso-wrap-style:square" from="3605,2034" to="10805,2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wf68IAAADaAAAADwAAAGRycy9kb3ducmV2LnhtbESPQWvCQBSE70L/w/IKvelGDzGkriKC&#10;IOTS2Hp/ZF+TtNm3YXdNor/eFQo9DjPzDbPZTaYTAznfWlawXCQgiCurW64VfH0e5xkIH5A1dpZJ&#10;wY087LYvsw3m2o5c0nAOtYgQ9jkqaELocyl91ZBBv7A9cfS+rTMYonS11A7HCDedXCVJKg22HBca&#10;7OnQUPV7vhoFyaVdflD2U2S6s/tDeXT1vVgr9fY67d9BBJrCf/ivfdIKUnheiTdAb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7wf68IAAADaAAAADwAAAAAAAAAAAAAA&#10;AAChAgAAZHJzL2Rvd25yZXYueG1sUEsFBgAAAAAEAAQA+QAAAJADAAAAAA==&#10;" strokecolor="red" strokeweight="1pt"/>
                <v:line id="Line 7" o:spid="_x0000_s1028" style="position:absolute;visibility:visible;mso-wrap-style:square" from="3605,2134" to="10805,2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WN8cMAAADaAAAADwAAAGRycy9kb3ducmV2LnhtbESPQWsCMRSE7wX/Q3hCL6Vm9aBlNYqU&#10;LbR40u2lt8fmuVncvCzJU7f/vikUehxm5htmsxt9r24UUxfYwHxWgCJugu24NfBZvz2/gEqCbLEP&#10;TAa+KcFuO3nYYGnDnY90O0mrMoRTiQacyFBqnRpHHtMsDMTZO4foUbKMrbYR7xnue70oiqX22HFe&#10;cDjQq6Pmcrp6A3J5cvNq7OpDVUgV6vixOF+/jHmcjvs1KKFR/sN/7XdrYAW/V/IN0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1jfHDAAAA2gAAAA8AAAAAAAAAAAAA&#10;AAAAoQIAAGRycy9kb3ducmV2LnhtbFBLBQYAAAAABAAEAPkAAACRAwAAAAA=&#10;" strokecolor="blue" strokeweight="2.25pt"/>
              </v:group>
            </w:pict>
          </mc:Fallback>
        </mc:AlternateContent>
      </w:r>
      <w:r>
        <w:rPr>
          <w:rFonts w:ascii="Times New Roman" w:hAnsi="Times New Roman"/>
          <w:b/>
          <w:noProof/>
          <w:sz w:val="32"/>
        </w:rPr>
        <w:pict>
          <v:shapetype id="_x0000_t156" coordsize="21600,21600" o:spt="156" adj="2809,10800" path="m@25@0c@26@3@27@1@28@0m@21@4c@22@5@23@6@24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textpathok="t" o:connecttype="custom" o:connectlocs="@35,@0;@38,10800;@37,@4;@36,10800" o:connectangles="270,180,90,0"/>
            <v:textpath on="t" fitshape="t" xscale="t"/>
            <v:handles>
              <v:h position="topLeft,#0" yrange="0,4459"/>
              <v:h position="#1,bottomRight" xrange="8640,12960"/>
            </v:handles>
            <o:lock v:ext="edit" text="t" shapetype="t"/>
          </v:shapetype>
          <v:shape id="_x0000_s1032" type="#_x0000_t156" style="position:absolute;margin-left:43.3pt;margin-top:9.7pt;width:442.3pt;height:128.1pt;z-index:251662336;mso-position-horizontal-relative:text;mso-position-vertical-relative:text" fillcolor="#99f">
            <v:fill color2="#099" focus="100%" type="gradient"/>
            <v:shadow on="t" color="silver" opacity="52429f" offset="3pt,3pt"/>
            <v:textpath style="font-family:&quot;Times New Roman&quot;;v-text-kern:t" trim="t" fitpath="t" xscale="f" string=" "/>
          </v:shape>
        </w:pict>
      </w:r>
    </w:p>
    <w:p w:rsidR="006774E9" w:rsidRPr="00E97B37" w:rsidRDefault="006774E9" w:rsidP="006774E9">
      <w:pPr>
        <w:tabs>
          <w:tab w:val="left" w:pos="3819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es-BO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40005</wp:posOffset>
                </wp:positionV>
                <wp:extent cx="114300" cy="6659880"/>
                <wp:effectExtent l="0" t="0" r="19050" b="2667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" cy="6659880"/>
                          <a:chOff x="2165" y="3294"/>
                          <a:chExt cx="100" cy="10800"/>
                        </a:xfrm>
                      </wpg:grpSpPr>
                      <wps:wsp>
                        <wps:cNvPr id="3" name="Line 3"/>
                        <wps:cNvCnPr/>
                        <wps:spPr bwMode="auto">
                          <a:xfrm>
                            <a:off x="2265" y="3294"/>
                            <a:ext cx="0" cy="108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4"/>
                        <wps:cNvCnPr/>
                        <wps:spPr bwMode="auto">
                          <a:xfrm>
                            <a:off x="2165" y="3294"/>
                            <a:ext cx="0" cy="108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" o:spid="_x0000_s1026" style="position:absolute;margin-left:9pt;margin-top:3.15pt;width:9pt;height:524.4pt;z-index:251659264" coordorigin="2165,3294" coordsize="100,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">
                <v:line id="Line 3" o:spid="_x0000_s1027" style="position:absolute;visibility:visible;mso-wrap-style:square" from="2265,3294" to="2265,14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6L8sMAAADaAAAADwAAAGRycy9kb3ducmV2LnhtbESPQWsCMRSE7wX/Q3hCL6VmVZCyGkXK&#10;Flo86fbS22Pz3CxuXpbkqdt/3xQKPQ4z8w2z2Y2+VzeKqQtsYD4rQBE3wXbcGvis355fQCVBttgH&#10;JgPflGC3nTxssLThzke6naRVGcKpRANOZCi1To0jj2kWBuLsnUP0KFnGVtuI9wz3vV4UxUp77Dgv&#10;OBzo1VFzOV29Abk8uXk1dvWhKqQKdfxYnK9fxjxOx/0alNAo/+G/9rs1sITfK/kG6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Oi/LDAAAA2gAAAA8AAAAAAAAAAAAA&#10;AAAAoQIAAGRycy9kb3ducmV2LnhtbFBLBQYAAAAABAAEAPkAAACRAwAAAAA=&#10;" strokecolor="blue" strokeweight="2.25pt"/>
                <v:line id="Line 4" o:spid="_x0000_s1028" style="position:absolute;visibility:visible;mso-wrap-style:square" from="2165,3294" to="2165,14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IkB8IAAADaAAAADwAAAGRycy9kb3ducmV2LnhtbESPzWrDMBCE74W+g9hCb43sUhrjRDbG&#10;YCjkkt/7Ym1tt9bKSGri5OmjQqHHYWa+YdblbEZxJucHywrSRQKCuLV64E7B8dC8ZCB8QNY4WiYF&#10;V/JQFo8Pa8y1vfCOzvvQiQhhn6OCPoQpl9K3PRn0CzsRR+/TOoMhStdJ7fAS4WaUr0nyLg0OHBd6&#10;nKjuqf3e/xgFyWlIt5R9bTI92qreNa67bZZKPT/N1QpEoDn8h//aH1rBG/xeiTdAFn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CIkB8IAAADaAAAADwAAAAAAAAAAAAAA&#10;AAChAgAAZHJzL2Rvd25yZXYueG1sUEsFBgAAAAAEAAQA+QAAAJADAAAAAA==&#10;" strokecolor="red" strokeweight="1pt"/>
              </v:group>
            </w:pict>
          </mc:Fallback>
        </mc:AlternateContent>
      </w:r>
    </w:p>
    <w:p w:rsidR="006774E9" w:rsidRPr="005E1D50" w:rsidRDefault="006774E9" w:rsidP="006774E9">
      <w:pPr>
        <w:ind w:right="20"/>
        <w:rPr>
          <w:sz w:val="28"/>
          <w:szCs w:val="28"/>
        </w:rPr>
      </w:pPr>
      <w:r w:rsidRPr="005E1D50">
        <w:rPr>
          <w:sz w:val="28"/>
          <w:szCs w:val="28"/>
        </w:rPr>
        <w:t xml:space="preserve">                                                    </w:t>
      </w:r>
    </w:p>
    <w:p w:rsidR="006774E9" w:rsidRDefault="006774E9" w:rsidP="006774E9">
      <w:pPr>
        <w:ind w:right="20" w:firstLine="709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 xml:space="preserve">  </w:t>
      </w:r>
    </w:p>
    <w:p w:rsidR="006774E9" w:rsidRDefault="006774E9" w:rsidP="006774E9">
      <w:pPr>
        <w:tabs>
          <w:tab w:val="left" w:pos="3788"/>
        </w:tabs>
        <w:spacing w:line="240" w:lineRule="auto"/>
        <w:ind w:right="2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 xml:space="preserve">PRACTICA DE FINAL DE CURSO </w:t>
      </w:r>
    </w:p>
    <w:p w:rsidR="006774E9" w:rsidRDefault="006774E9" w:rsidP="006774E9">
      <w:pPr>
        <w:tabs>
          <w:tab w:val="left" w:pos="3788"/>
        </w:tabs>
        <w:spacing w:line="240" w:lineRule="auto"/>
        <w:ind w:right="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</w:t>
      </w:r>
    </w:p>
    <w:p w:rsidR="006774E9" w:rsidRDefault="006774E9" w:rsidP="006774E9">
      <w:pPr>
        <w:tabs>
          <w:tab w:val="left" w:pos="3788"/>
        </w:tabs>
        <w:spacing w:line="240" w:lineRule="auto"/>
        <w:ind w:right="20"/>
        <w:rPr>
          <w:rFonts w:ascii="Times New Roman" w:hAnsi="Times New Roman" w:cs="Times New Roman"/>
          <w:sz w:val="32"/>
          <w:szCs w:val="32"/>
        </w:rPr>
      </w:pPr>
    </w:p>
    <w:p w:rsidR="006774E9" w:rsidRDefault="006774E9" w:rsidP="006774E9">
      <w:pPr>
        <w:tabs>
          <w:tab w:val="left" w:pos="3788"/>
        </w:tabs>
        <w:spacing w:line="240" w:lineRule="auto"/>
        <w:ind w:right="20"/>
        <w:rPr>
          <w:rFonts w:ascii="Times New Roman" w:hAnsi="Times New Roman" w:cs="Times New Roman"/>
          <w:sz w:val="32"/>
          <w:szCs w:val="32"/>
        </w:rPr>
      </w:pPr>
    </w:p>
    <w:p w:rsidR="006774E9" w:rsidRDefault="006774E9" w:rsidP="006774E9">
      <w:pPr>
        <w:tabs>
          <w:tab w:val="left" w:pos="3788"/>
        </w:tabs>
        <w:spacing w:line="240" w:lineRule="auto"/>
        <w:ind w:right="20"/>
        <w:rPr>
          <w:rFonts w:ascii="Times New Roman" w:hAnsi="Times New Roman" w:cs="Times New Roman"/>
          <w:sz w:val="32"/>
          <w:szCs w:val="32"/>
        </w:rPr>
      </w:pPr>
    </w:p>
    <w:p w:rsidR="006774E9" w:rsidRDefault="006774E9" w:rsidP="006774E9">
      <w:pPr>
        <w:tabs>
          <w:tab w:val="left" w:pos="3788"/>
        </w:tabs>
        <w:spacing w:line="240" w:lineRule="auto"/>
        <w:ind w:right="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</w:t>
      </w:r>
      <w:r>
        <w:rPr>
          <w:rFonts w:ascii="Times New Roman" w:hAnsi="Times New Roman" w:cs="Times New Roman"/>
          <w:b/>
          <w:sz w:val="32"/>
          <w:szCs w:val="32"/>
        </w:rPr>
        <w:t>ESTUDIANTE</w:t>
      </w:r>
      <w:r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Torrico Delgadillo Marcelo</w:t>
      </w:r>
    </w:p>
    <w:p w:rsidR="006774E9" w:rsidRDefault="006774E9" w:rsidP="006774E9">
      <w:pPr>
        <w:tabs>
          <w:tab w:val="left" w:pos="3788"/>
        </w:tabs>
        <w:spacing w:line="240" w:lineRule="auto"/>
        <w:ind w:right="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CARRERA: Ing. Sistemas</w:t>
      </w:r>
    </w:p>
    <w:p w:rsidR="006774E9" w:rsidRPr="00EB42FA" w:rsidRDefault="006774E9" w:rsidP="006774E9">
      <w:pPr>
        <w:tabs>
          <w:tab w:val="left" w:pos="3788"/>
        </w:tabs>
        <w:spacing w:line="240" w:lineRule="auto"/>
        <w:ind w:right="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FECHA DE ENTREGA: 11/12/2014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6774E9" w:rsidRPr="00410FBC" w:rsidRDefault="006774E9" w:rsidP="006774E9">
      <w:pPr>
        <w:tabs>
          <w:tab w:val="left" w:pos="3788"/>
        </w:tabs>
        <w:spacing w:line="240" w:lineRule="auto"/>
        <w:ind w:right="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DOCENTE</w:t>
      </w:r>
      <w:r w:rsidRPr="00410FBC">
        <w:rPr>
          <w:rFonts w:ascii="Times New Roman" w:hAnsi="Times New Roman" w:cs="Times New Roman"/>
          <w:sz w:val="32"/>
          <w:szCs w:val="32"/>
        </w:rPr>
        <w:t xml:space="preserve">: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Herrera Johnny</w:t>
      </w:r>
    </w:p>
    <w:p w:rsidR="006774E9" w:rsidRDefault="006774E9" w:rsidP="006774E9">
      <w:pPr>
        <w:tabs>
          <w:tab w:val="left" w:pos="3788"/>
        </w:tabs>
        <w:spacing w:line="240" w:lineRule="auto"/>
        <w:ind w:right="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</w:t>
      </w:r>
    </w:p>
    <w:p w:rsidR="006774E9" w:rsidRDefault="006774E9" w:rsidP="006774E9">
      <w:pPr>
        <w:tabs>
          <w:tab w:val="left" w:pos="3788"/>
        </w:tabs>
        <w:spacing w:line="240" w:lineRule="auto"/>
        <w:ind w:right="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6774E9" w:rsidRDefault="006774E9" w:rsidP="006774E9">
      <w:pPr>
        <w:tabs>
          <w:tab w:val="left" w:pos="3788"/>
        </w:tabs>
        <w:spacing w:line="240" w:lineRule="auto"/>
        <w:ind w:right="20"/>
        <w:rPr>
          <w:rFonts w:ascii="Times New Roman" w:hAnsi="Times New Roman" w:cs="Times New Roman"/>
          <w:sz w:val="32"/>
          <w:szCs w:val="32"/>
        </w:rPr>
      </w:pPr>
    </w:p>
    <w:p w:rsidR="006774E9" w:rsidRPr="00E97B37" w:rsidRDefault="006774E9" w:rsidP="006774E9">
      <w:pPr>
        <w:tabs>
          <w:tab w:val="left" w:pos="3788"/>
        </w:tabs>
        <w:spacing w:line="240" w:lineRule="auto"/>
        <w:ind w:right="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2014</w:t>
      </w:r>
    </w:p>
    <w:p w:rsidR="006774E9" w:rsidRPr="006774E9" w:rsidRDefault="006774E9" w:rsidP="006774E9">
      <w:pPr>
        <w:shd w:val="clear" w:color="auto" w:fill="F0F0E7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800000"/>
          <w:kern w:val="36"/>
          <w:sz w:val="27"/>
          <w:szCs w:val="27"/>
          <w:lang w:eastAsia="es-BO"/>
        </w:rPr>
      </w:pPr>
      <w:r w:rsidRPr="006774E9">
        <w:rPr>
          <w:rFonts w:ascii="Times New Roman" w:eastAsia="Times New Roman" w:hAnsi="Times New Roman" w:cs="Times New Roman"/>
          <w:b/>
          <w:bCs/>
          <w:color w:val="800000"/>
          <w:kern w:val="36"/>
          <w:sz w:val="27"/>
          <w:szCs w:val="27"/>
          <w:lang w:eastAsia="es-BO"/>
        </w:rPr>
        <w:lastRenderedPageBreak/>
        <w:t>LISTADO DE SUBREDES</w:t>
      </w:r>
      <w:r w:rsidRPr="006774E9">
        <w:rPr>
          <w:rFonts w:ascii="Times New Roman" w:eastAsia="Times New Roman" w:hAnsi="Times New Roman" w:cs="Times New Roman"/>
          <w:b/>
          <w:bCs/>
          <w:color w:val="800000"/>
          <w:kern w:val="36"/>
          <w:sz w:val="27"/>
          <w:szCs w:val="27"/>
          <w:lang w:eastAsia="es-BO"/>
        </w:rPr>
        <w:br/>
      </w:r>
      <w:r w:rsidRPr="006774E9">
        <w:rPr>
          <w:rFonts w:ascii="Times New Roman" w:eastAsia="Times New Roman" w:hAnsi="Times New Roman" w:cs="Times New Roman"/>
          <w:b/>
          <w:bCs/>
          <w:color w:val="800000"/>
          <w:kern w:val="36"/>
          <w:sz w:val="27"/>
          <w:szCs w:val="27"/>
          <w:lang w:eastAsia="es-BO"/>
        </w:rPr>
        <w:br/>
        <w:t>IP: 200.192.25.0</w:t>
      </w:r>
      <w:r w:rsidRPr="006774E9">
        <w:rPr>
          <w:rFonts w:ascii="Times New Roman" w:eastAsia="Times New Roman" w:hAnsi="Times New Roman" w:cs="Times New Roman"/>
          <w:b/>
          <w:bCs/>
          <w:color w:val="800000"/>
          <w:kern w:val="36"/>
          <w:sz w:val="27"/>
          <w:szCs w:val="27"/>
          <w:lang w:eastAsia="es-BO"/>
        </w:rPr>
        <w:br/>
        <w:t>MÁSCARA: 255.255.255.0 (24 bits)</w:t>
      </w:r>
      <w:r w:rsidRPr="006774E9">
        <w:rPr>
          <w:rFonts w:ascii="Times New Roman" w:eastAsia="Times New Roman" w:hAnsi="Times New Roman" w:cs="Times New Roman"/>
          <w:b/>
          <w:bCs/>
          <w:color w:val="800000"/>
          <w:kern w:val="36"/>
          <w:sz w:val="27"/>
          <w:szCs w:val="27"/>
          <w:lang w:eastAsia="es-BO"/>
        </w:rPr>
        <w:br/>
        <w:t>SUB-MÁSCARA: 255.255.255.240 (28 bits)</w:t>
      </w:r>
    </w:p>
    <w:p w:rsidR="006774E9" w:rsidRPr="006774E9" w:rsidRDefault="006774E9" w:rsidP="006774E9">
      <w:pPr>
        <w:spacing w:after="0" w:line="240" w:lineRule="auto"/>
        <w:rPr>
          <w:ins w:id="0" w:author="Unknown"/>
          <w:rFonts w:ascii="Times New Roman" w:eastAsia="Times New Roman" w:hAnsi="Times New Roman" w:cs="Times New Roman"/>
          <w:sz w:val="24"/>
          <w:szCs w:val="24"/>
          <w:lang w:eastAsia="es-BO"/>
        </w:rPr>
      </w:pPr>
      <w:ins w:id="1" w:author="Unknown">
        <w:r w:rsidRPr="006774E9">
          <w:rPr>
            <w:rFonts w:ascii="Times New Roman" w:eastAsia="Times New Roman" w:hAnsi="Times New Roman" w:cs="Times New Roman"/>
            <w:color w:val="000000"/>
            <w:sz w:val="27"/>
            <w:szCs w:val="27"/>
            <w:shd w:val="clear" w:color="auto" w:fill="F0F0E7"/>
            <w:lang w:eastAsia="es-BO"/>
          </w:rPr>
          <w:t> </w:t>
        </w:r>
        <w:r w:rsidRPr="006774E9">
          <w:rPr>
            <w:rFonts w:ascii="Times New Roman" w:eastAsia="Times New Roman" w:hAnsi="Times New Roman" w:cs="Times New Roman"/>
            <w:color w:val="000000"/>
            <w:sz w:val="27"/>
            <w:szCs w:val="27"/>
            <w:lang w:eastAsia="es-BO"/>
          </w:rPr>
          <w:br/>
        </w:r>
      </w:ins>
    </w:p>
    <w:tbl>
      <w:tblPr>
        <w:tblW w:w="8586" w:type="dxa"/>
        <w:tblBorders>
          <w:top w:val="single" w:sz="18" w:space="0" w:color="800000"/>
          <w:left w:val="single" w:sz="18" w:space="0" w:color="800000"/>
          <w:bottom w:val="single" w:sz="18" w:space="0" w:color="800000"/>
          <w:right w:val="single" w:sz="18" w:space="0" w:color="800000"/>
        </w:tblBorders>
        <w:shd w:val="clear" w:color="auto" w:fill="F0F0E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6"/>
        <w:gridCol w:w="4114"/>
        <w:gridCol w:w="2186"/>
      </w:tblGrid>
      <w:tr w:rsidR="006774E9" w:rsidRPr="006774E9" w:rsidTr="00261E23">
        <w:trPr>
          <w:trHeight w:val="425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00000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3E3E3"/>
                <w:sz w:val="21"/>
                <w:szCs w:val="21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b/>
                <w:bCs/>
                <w:color w:val="E3E3E3"/>
                <w:sz w:val="21"/>
                <w:szCs w:val="21"/>
                <w:lang w:eastAsia="es-BO"/>
              </w:rPr>
              <w:t>RED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00000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3E3E3"/>
                <w:sz w:val="21"/>
                <w:szCs w:val="21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b/>
                <w:bCs/>
                <w:color w:val="E3E3E3"/>
                <w:sz w:val="21"/>
                <w:szCs w:val="21"/>
                <w:lang w:eastAsia="es-BO"/>
              </w:rPr>
              <w:t>RANGO HOSTS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00000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3E3E3"/>
                <w:sz w:val="21"/>
                <w:szCs w:val="21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b/>
                <w:bCs/>
                <w:color w:val="E3E3E3"/>
                <w:sz w:val="21"/>
                <w:szCs w:val="21"/>
                <w:lang w:eastAsia="es-BO"/>
              </w:rPr>
              <w:t>BROADCAST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200.192.25.0/28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200.192.25.1 -- 200.192.25.14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200.192.25.15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200.192.25.16/28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200.192.25.17 -- 200.192.25.30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200.192.25.31</w:t>
            </w:r>
          </w:p>
        </w:tc>
      </w:tr>
      <w:tr w:rsidR="006774E9" w:rsidRPr="006774E9" w:rsidTr="00261E23">
        <w:trPr>
          <w:trHeight w:val="380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200.192.25.32/28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200.192.25.33 -- 200.192.25.46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200.192.25.47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200.192.25.48/28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200.192.25.49 -- 200.192.25.62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200.192.25.63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200.192.25.64/28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200.192.25.65 -- 200.192.25.78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200.192.25.79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200.192.25.80/28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200.192.25.81 -- 200.192.25.94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200.192.25.95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200.192.25.96/28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200.192.25.97 -- 200.192.25.110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200.192.25.111</w:t>
            </w:r>
          </w:p>
        </w:tc>
      </w:tr>
      <w:tr w:rsidR="006774E9" w:rsidRPr="006774E9" w:rsidTr="00261E23">
        <w:trPr>
          <w:trHeight w:val="380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200.192.25.112/28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200.192.25.113 -- 200.192.25.126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200.192.25.127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200.192.25.128/28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200.192.25.129 -- 200.192.25.142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200.192.25.143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200.192.25.144/28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200.192.25.145 -- 200.192.25.158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200.192.25.159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200.192.25.160/28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200.192.25.161 -- 200.192.25.174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200.192.25.175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200.192.25.176/28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200.192.25.177 -- 200.192.25.190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200.192.25.191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200.192.25.192/28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200.192.25.193 -- 200.192.25.206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200.192.25.207</w:t>
            </w:r>
          </w:p>
        </w:tc>
      </w:tr>
      <w:tr w:rsidR="006774E9" w:rsidRPr="006774E9" w:rsidTr="00261E23">
        <w:trPr>
          <w:trHeight w:val="380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200.192.25.208/28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200.192.25.209 -- 200.192.25.222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200.192.25.223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200.192.25.224/28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200.192.25.225 -- 200.192.25.238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200.192.25.239</w:t>
            </w:r>
          </w:p>
        </w:tc>
      </w:tr>
      <w:tr w:rsidR="006774E9" w:rsidRPr="006774E9" w:rsidTr="00261E23">
        <w:trPr>
          <w:trHeight w:val="402"/>
        </w:trPr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200.192.25.240/28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200.192.25.241 -- 200.192.25.254</w:t>
            </w:r>
          </w:p>
        </w:tc>
        <w:tc>
          <w:tcPr>
            <w:tcW w:w="0" w:type="auto"/>
            <w:tcBorders>
              <w:top w:val="single" w:sz="6" w:space="0" w:color="800000"/>
              <w:left w:val="single" w:sz="6" w:space="0" w:color="800000"/>
              <w:bottom w:val="single" w:sz="6" w:space="0" w:color="800000"/>
              <w:right w:val="single" w:sz="6" w:space="0" w:color="800000"/>
            </w:tcBorders>
            <w:shd w:val="clear" w:color="auto" w:fill="F0F0E7"/>
            <w:vAlign w:val="center"/>
            <w:hideMark/>
          </w:tcPr>
          <w:p w:rsidR="006774E9" w:rsidRPr="006774E9" w:rsidRDefault="006774E9" w:rsidP="006774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</w:pPr>
            <w:r w:rsidRPr="006774E9">
              <w:rPr>
                <w:rFonts w:ascii="Times New Roman" w:eastAsia="Times New Roman" w:hAnsi="Times New Roman" w:cs="Times New Roman"/>
                <w:color w:val="404040"/>
                <w:sz w:val="20"/>
                <w:szCs w:val="20"/>
                <w:lang w:eastAsia="es-BO"/>
              </w:rPr>
              <w:t>200.192.25.255</w:t>
            </w:r>
          </w:p>
        </w:tc>
      </w:tr>
    </w:tbl>
    <w:p w:rsidR="001D1791" w:rsidRDefault="001D1791"/>
    <w:p w:rsidR="00261E23" w:rsidRDefault="00261E23"/>
    <w:p w:rsidR="00261E23" w:rsidRDefault="00261E23"/>
    <w:p w:rsidR="00261E23" w:rsidRDefault="00261E23"/>
    <w:p w:rsidR="00261E23" w:rsidRDefault="00261E23"/>
    <w:p w:rsidR="00261E23" w:rsidRDefault="00261E23"/>
    <w:p w:rsidR="00261E23" w:rsidRDefault="00261E23" w:rsidP="00261E23">
      <w:p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lastRenderedPageBreak/>
        <w:t>Toda la Red:</w:t>
      </w:r>
    </w:p>
    <w:p w:rsidR="00261E23" w:rsidRPr="00261E23" w:rsidRDefault="00261E23" w:rsidP="00261E23">
      <w:pPr>
        <w:rPr>
          <w:rFonts w:asciiTheme="majorHAnsi" w:hAnsiTheme="majorHAnsi"/>
          <w:b/>
          <w:sz w:val="32"/>
          <w:szCs w:val="32"/>
          <w:u w:val="single"/>
        </w:rPr>
      </w:pPr>
    </w:p>
    <w:p w:rsidR="00261E23" w:rsidRDefault="00261E23">
      <w:r>
        <w:rPr>
          <w:noProof/>
          <w:lang w:eastAsia="es-BO"/>
        </w:rPr>
        <w:drawing>
          <wp:inline distT="0" distB="0" distL="0" distR="0" wp14:anchorId="33C37700" wp14:editId="210FAA9D">
            <wp:extent cx="5947794" cy="51340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E23" w:rsidRDefault="00261E23"/>
    <w:p w:rsidR="00261E23" w:rsidRDefault="00261E23"/>
    <w:p w:rsidR="00457296" w:rsidRDefault="00457296"/>
    <w:p w:rsidR="00457296" w:rsidRDefault="00457296"/>
    <w:p w:rsidR="00457296" w:rsidRDefault="00457296"/>
    <w:p w:rsidR="00457296" w:rsidRDefault="00457296"/>
    <w:p w:rsidR="00457296" w:rsidRDefault="00457296"/>
    <w:p w:rsidR="00457296" w:rsidRDefault="00457296" w:rsidP="00457296">
      <w:pPr>
        <w:rPr>
          <w:rFonts w:ascii="Times New Roman" w:hAnsi="Times New Roman" w:cs="Times New Roman"/>
          <w:b/>
          <w:i/>
          <w:color w:val="244061" w:themeColor="accent1" w:themeShade="80"/>
        </w:rPr>
      </w:pPr>
      <w:r>
        <w:rPr>
          <w:rFonts w:ascii="Times New Roman" w:hAnsi="Times New Roman" w:cs="Times New Roman"/>
          <w:b/>
          <w:i/>
          <w:color w:val="244061" w:themeColor="accent1" w:themeShade="80"/>
        </w:rPr>
        <w:lastRenderedPageBreak/>
        <w:t>CONFIGURACION ROUTER   [</w:t>
      </w:r>
      <w:proofErr w:type="spellStart"/>
      <w:r>
        <w:rPr>
          <w:rFonts w:ascii="Times New Roman" w:hAnsi="Times New Roman" w:cs="Times New Roman"/>
          <w:b/>
          <w:i/>
          <w:color w:val="244061" w:themeColor="accent1" w:themeShade="80"/>
        </w:rPr>
        <w:t>rCentral</w:t>
      </w:r>
      <w:proofErr w:type="spellEnd"/>
      <w:r>
        <w:rPr>
          <w:rFonts w:ascii="Times New Roman" w:hAnsi="Times New Roman" w:cs="Times New Roman"/>
          <w:b/>
          <w:i/>
          <w:color w:val="244061" w:themeColor="accent1" w:themeShade="80"/>
        </w:rPr>
        <w:t>]</w:t>
      </w:r>
      <w:r>
        <w:rPr>
          <w:rFonts w:ascii="Times New Roman" w:hAnsi="Times New Roman" w:cs="Times New Roman"/>
          <w:b/>
          <w:i/>
          <w:color w:val="244061" w:themeColor="accent1" w:themeShade="80"/>
        </w:rPr>
        <w:br/>
      </w:r>
    </w:p>
    <w:p w:rsidR="00122687" w:rsidRPr="00122687" w:rsidRDefault="00122687" w:rsidP="00122687">
      <w:pPr>
        <w:spacing w:after="0"/>
        <w:rPr>
          <w:rFonts w:ascii="Times New Roman" w:hAnsi="Times New Roman" w:cs="Times New Roman"/>
        </w:rPr>
      </w:pPr>
      <w:r w:rsidRPr="00122687">
        <w:rPr>
          <w:rFonts w:ascii="Times New Roman" w:hAnsi="Times New Roman" w:cs="Times New Roman"/>
          <w:color w:val="244061" w:themeColor="accent1" w:themeShade="80"/>
        </w:rPr>
        <w:t>DESCRIPCIONDE DE LOS ROUTERS</w:t>
      </w:r>
      <w:r w:rsidRPr="00122687">
        <w:rPr>
          <w:rFonts w:ascii="Times New Roman" w:hAnsi="Times New Roman" w:cs="Times New Roman"/>
        </w:rPr>
        <w:t xml:space="preserve">.- la configuración de los </w:t>
      </w:r>
      <w:proofErr w:type="spellStart"/>
      <w:r w:rsidRPr="00122687">
        <w:rPr>
          <w:rFonts w:ascii="Times New Roman" w:hAnsi="Times New Roman" w:cs="Times New Roman"/>
        </w:rPr>
        <w:t>routers</w:t>
      </w:r>
      <w:proofErr w:type="spellEnd"/>
      <w:r w:rsidRPr="00122687">
        <w:rPr>
          <w:rFonts w:ascii="Times New Roman" w:hAnsi="Times New Roman" w:cs="Times New Roman"/>
        </w:rPr>
        <w:t xml:space="preserve"> es muy importante ya que mediante ellos se establece la conexión con los demás redes  es importante que tengan los puertos bien configurados y </w:t>
      </w:r>
      <w:proofErr w:type="spellStart"/>
      <w:r w:rsidRPr="00122687">
        <w:rPr>
          <w:rFonts w:ascii="Times New Roman" w:hAnsi="Times New Roman" w:cs="Times New Roman"/>
        </w:rPr>
        <w:t>asi</w:t>
      </w:r>
      <w:proofErr w:type="spellEnd"/>
      <w:r w:rsidRPr="00122687">
        <w:rPr>
          <w:rFonts w:ascii="Times New Roman" w:hAnsi="Times New Roman" w:cs="Times New Roman"/>
        </w:rPr>
        <w:t xml:space="preserve"> también bien asignados las direcciones </w:t>
      </w:r>
      <w:proofErr w:type="spellStart"/>
      <w:r w:rsidRPr="00122687">
        <w:rPr>
          <w:rFonts w:ascii="Times New Roman" w:hAnsi="Times New Roman" w:cs="Times New Roman"/>
        </w:rPr>
        <w:t>ips</w:t>
      </w:r>
      <w:proofErr w:type="spellEnd"/>
      <w:r w:rsidRPr="00122687">
        <w:rPr>
          <w:rFonts w:ascii="Times New Roman" w:hAnsi="Times New Roman" w:cs="Times New Roman"/>
        </w:rPr>
        <w:t xml:space="preserve">. Los </w:t>
      </w:r>
      <w:proofErr w:type="spellStart"/>
      <w:r w:rsidRPr="00122687">
        <w:rPr>
          <w:rFonts w:ascii="Times New Roman" w:hAnsi="Times New Roman" w:cs="Times New Roman"/>
        </w:rPr>
        <w:t>ips</w:t>
      </w:r>
      <w:proofErr w:type="spellEnd"/>
      <w:r w:rsidRPr="00122687">
        <w:rPr>
          <w:rFonts w:ascii="Times New Roman" w:hAnsi="Times New Roman" w:cs="Times New Roman"/>
        </w:rPr>
        <w:t xml:space="preserve"> de este presente trabajo están con direcciones seriales bien </w:t>
      </w:r>
      <w:proofErr w:type="gramStart"/>
      <w:r w:rsidRPr="00122687">
        <w:rPr>
          <w:rFonts w:ascii="Times New Roman" w:hAnsi="Times New Roman" w:cs="Times New Roman"/>
        </w:rPr>
        <w:t>definidas</w:t>
      </w:r>
      <w:proofErr w:type="gramEnd"/>
      <w:r w:rsidRPr="00122687">
        <w:rPr>
          <w:rFonts w:ascii="Times New Roman" w:hAnsi="Times New Roman" w:cs="Times New Roman"/>
        </w:rPr>
        <w:t xml:space="preserve"> </w:t>
      </w:r>
    </w:p>
    <w:p w:rsidR="00122687" w:rsidRDefault="00122687" w:rsidP="00457296">
      <w:pPr>
        <w:rPr>
          <w:rFonts w:ascii="Times New Roman" w:hAnsi="Times New Roman" w:cs="Times New Roman"/>
          <w:b/>
          <w:i/>
          <w:color w:val="244061" w:themeColor="accent1" w:themeShade="80"/>
        </w:rPr>
      </w:pPr>
    </w:p>
    <w:p w:rsidR="00457296" w:rsidRDefault="00457296" w:rsidP="004572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e debe configurar en </w:t>
      </w:r>
      <w:proofErr w:type="spellStart"/>
      <w:r>
        <w:rPr>
          <w:rFonts w:ascii="Times New Roman" w:hAnsi="Times New Roman" w:cs="Times New Roman"/>
        </w:rPr>
        <w:t>router</w:t>
      </w:r>
      <w:proofErr w:type="spellEnd"/>
      <w:r>
        <w:rPr>
          <w:rFonts w:ascii="Times New Roman" w:hAnsi="Times New Roman" w:cs="Times New Roman"/>
        </w:rPr>
        <w:t xml:space="preserve"> central de acuerdo a los </w:t>
      </w:r>
      <w:proofErr w:type="spellStart"/>
      <w:r>
        <w:rPr>
          <w:rFonts w:ascii="Times New Roman" w:hAnsi="Times New Roman" w:cs="Times New Roman"/>
        </w:rPr>
        <w:t>ips</w:t>
      </w:r>
      <w:proofErr w:type="spellEnd"/>
      <w:r>
        <w:rPr>
          <w:rFonts w:ascii="Times New Roman" w:hAnsi="Times New Roman" w:cs="Times New Roman"/>
        </w:rPr>
        <w:t xml:space="preserve"> generadas en la tabla de ruteo para las subredes</w:t>
      </w:r>
      <w:r>
        <w:rPr>
          <w:rFonts w:ascii="Times New Roman" w:hAnsi="Times New Roman" w:cs="Times New Roman"/>
        </w:rPr>
        <w:t>.</w:t>
      </w:r>
    </w:p>
    <w:p w:rsidR="00457296" w:rsidRDefault="00457296">
      <w:pPr>
        <w:rPr>
          <w:b/>
          <w:u w:val="single"/>
        </w:rPr>
      </w:pPr>
      <w:r>
        <w:rPr>
          <w:b/>
          <w:u w:val="single"/>
        </w:rPr>
        <w:t xml:space="preserve">Comandos de </w:t>
      </w:r>
      <w:proofErr w:type="spellStart"/>
      <w:r>
        <w:rPr>
          <w:b/>
          <w:u w:val="single"/>
        </w:rPr>
        <w:t>Configuracion</w:t>
      </w:r>
      <w:proofErr w:type="spellEnd"/>
      <w:r>
        <w:rPr>
          <w:b/>
          <w:u w:val="single"/>
        </w:rPr>
        <w:t xml:space="preserve"> para el </w:t>
      </w:r>
      <w:proofErr w:type="spellStart"/>
      <w:r>
        <w:rPr>
          <w:b/>
          <w:u w:val="single"/>
        </w:rPr>
        <w:t>router</w:t>
      </w:r>
      <w:proofErr w:type="spellEnd"/>
      <w:r>
        <w:rPr>
          <w:b/>
          <w:u w:val="single"/>
        </w:rPr>
        <w:t xml:space="preserve"> central:</w:t>
      </w:r>
    </w:p>
    <w:p w:rsidR="00457296" w:rsidRDefault="00457296" w:rsidP="00457296">
      <w:pPr>
        <w:spacing w:after="0"/>
        <w:rPr>
          <w:rFonts w:ascii="Times New Roman" w:hAnsi="Times New Roman" w:cs="Times New Roman"/>
          <w:i/>
          <w:lang w:val="en-US"/>
        </w:rPr>
      </w:pP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FastEthernet0/0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spellStart"/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ip</w:t>
      </w:r>
      <w:proofErr w:type="spellEnd"/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address 200.192.25.49 255.255.255.240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duplex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auto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speed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auto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FastEthernet0/0.1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encapsulation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dot1Q 10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spellStart"/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ip</w:t>
      </w:r>
      <w:proofErr w:type="spellEnd"/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address 200.192.25.1 255.255.255.240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FastEthernet0/0.2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encapsulation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dot1Q 20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spellStart"/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ip</w:t>
      </w:r>
      <w:proofErr w:type="spellEnd"/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address 200.192.25.17 255.255.255.240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FastEthernet0/0.3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encapsulation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dot1Q 2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spellStart"/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ip</w:t>
      </w:r>
      <w:proofErr w:type="spellEnd"/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address 200.192.25.33 255.255.255.240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FastEthernet0/1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no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</w:t>
      </w:r>
      <w:proofErr w:type="spell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ip</w:t>
      </w:r>
      <w:proofErr w:type="spell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address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duplex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auto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speed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auto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shutdown</w:t>
      </w:r>
      <w:proofErr w:type="gramEnd"/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Serial0/1/0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spellStart"/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ip</w:t>
      </w:r>
      <w:proofErr w:type="spellEnd"/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address 200.192.25.193 255.255.255.240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clock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rate 4000000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BO"/>
        </w:rPr>
      </w:pPr>
      <w:r w:rsidRPr="00AA6878">
        <w:rPr>
          <w:rFonts w:ascii="Times New Roman" w:eastAsia="Times New Roman" w:hAnsi="Times New Roman" w:cs="Times New Roman"/>
          <w:sz w:val="24"/>
          <w:szCs w:val="24"/>
          <w:lang w:eastAsia="es-BO"/>
        </w:rPr>
        <w:t>!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Serial0/1/1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spellStart"/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ip</w:t>
      </w:r>
      <w:proofErr w:type="spellEnd"/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address 200.192.25.65 255.255.255.240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clock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rate 2000000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Vlan1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no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</w:t>
      </w:r>
      <w:proofErr w:type="spell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ip</w:t>
      </w:r>
      <w:proofErr w:type="spell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address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lastRenderedPageBreak/>
        <w:t>shutdown</w:t>
      </w:r>
      <w:proofErr w:type="gramEnd"/>
    </w:p>
    <w:p w:rsid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</w:p>
    <w:p w:rsid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</w:p>
    <w:p w:rsid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router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</w:t>
      </w:r>
      <w:proofErr w:type="spell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ospf</w:t>
      </w:r>
      <w:proofErr w:type="spell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1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log-adjacency-changes</w:t>
      </w:r>
      <w:proofErr w:type="gramEnd"/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network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200.192.25.0 0.0.0.15 area 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network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200.192.25.16 0.0.0.15 area 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network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200.192.25.32 0.0.0.15 area 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network</w:t>
      </w:r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 xml:space="preserve"> 200.192.25.64 0.0.0.15 area 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BO"/>
        </w:rPr>
      </w:pPr>
      <w:proofErr w:type="spellStart"/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eastAsia="es-BO"/>
        </w:rPr>
        <w:t>network</w:t>
      </w:r>
      <w:proofErr w:type="spellEnd"/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eastAsia="es-BO"/>
        </w:rPr>
        <w:t xml:space="preserve"> 200.192.25.48 0.0.0.15 </w:t>
      </w:r>
      <w:proofErr w:type="spellStart"/>
      <w:r w:rsidRPr="00AA6878">
        <w:rPr>
          <w:rFonts w:ascii="Times New Roman" w:eastAsia="Times New Roman" w:hAnsi="Times New Roman" w:cs="Times New Roman"/>
          <w:sz w:val="24"/>
          <w:szCs w:val="24"/>
          <w:lang w:eastAsia="es-BO"/>
        </w:rPr>
        <w:t>area</w:t>
      </w:r>
      <w:proofErr w:type="spellEnd"/>
      <w:r w:rsidRPr="00AA6878">
        <w:rPr>
          <w:rFonts w:ascii="Times New Roman" w:eastAsia="Times New Roman" w:hAnsi="Times New Roman" w:cs="Times New Roman"/>
          <w:sz w:val="24"/>
          <w:szCs w:val="24"/>
          <w:lang w:eastAsia="es-BO"/>
        </w:rPr>
        <w:t xml:space="preserve"> 0</w:t>
      </w:r>
    </w:p>
    <w:p w:rsidR="00AA6878" w:rsidRPr="00AA6878" w:rsidRDefault="00AA6878" w:rsidP="00AA6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BO"/>
        </w:rPr>
      </w:pPr>
      <w:proofErr w:type="spellStart"/>
      <w:proofErr w:type="gramStart"/>
      <w:r w:rsidRPr="00AA6878">
        <w:rPr>
          <w:rFonts w:ascii="Times New Roman" w:eastAsia="Times New Roman" w:hAnsi="Times New Roman" w:cs="Times New Roman"/>
          <w:sz w:val="24"/>
          <w:szCs w:val="24"/>
          <w:lang w:eastAsia="es-BO"/>
        </w:rPr>
        <w:t>network</w:t>
      </w:r>
      <w:proofErr w:type="spellEnd"/>
      <w:proofErr w:type="gramEnd"/>
      <w:r w:rsidRPr="00AA6878">
        <w:rPr>
          <w:rFonts w:ascii="Times New Roman" w:eastAsia="Times New Roman" w:hAnsi="Times New Roman" w:cs="Times New Roman"/>
          <w:sz w:val="24"/>
          <w:szCs w:val="24"/>
          <w:lang w:eastAsia="es-BO"/>
        </w:rPr>
        <w:t xml:space="preserve"> 200.192.25.192 0.0.0.15 </w:t>
      </w:r>
      <w:proofErr w:type="spellStart"/>
      <w:r w:rsidRPr="00AA6878">
        <w:rPr>
          <w:rFonts w:ascii="Times New Roman" w:eastAsia="Times New Roman" w:hAnsi="Times New Roman" w:cs="Times New Roman"/>
          <w:sz w:val="24"/>
          <w:szCs w:val="24"/>
          <w:lang w:eastAsia="es-BO"/>
        </w:rPr>
        <w:t>area</w:t>
      </w:r>
      <w:proofErr w:type="spellEnd"/>
      <w:r w:rsidRPr="00AA6878">
        <w:rPr>
          <w:rFonts w:ascii="Times New Roman" w:eastAsia="Times New Roman" w:hAnsi="Times New Roman" w:cs="Times New Roman"/>
          <w:sz w:val="24"/>
          <w:szCs w:val="24"/>
          <w:lang w:eastAsia="es-BO"/>
        </w:rPr>
        <w:t xml:space="preserve"> 0</w:t>
      </w:r>
    </w:p>
    <w:p w:rsidR="00457296" w:rsidRPr="00AA6878" w:rsidRDefault="00AA6878" w:rsidP="00AA6878">
      <w:pPr>
        <w:spacing w:after="0"/>
        <w:rPr>
          <w:rFonts w:ascii="Times New Roman" w:hAnsi="Times New Roman" w:cs="Times New Roman"/>
          <w:i/>
          <w:lang w:val="en-US"/>
        </w:rPr>
      </w:pPr>
      <w:r w:rsidRPr="00AA6878">
        <w:rPr>
          <w:rFonts w:ascii="Times New Roman" w:eastAsia="Times New Roman" w:hAnsi="Times New Roman" w:cs="Times New Roman"/>
          <w:sz w:val="24"/>
          <w:szCs w:val="24"/>
          <w:lang w:eastAsia="es-BO"/>
        </w:rPr>
        <w:t>!</w:t>
      </w:r>
    </w:p>
    <w:p w:rsidR="00457296" w:rsidRDefault="00457296">
      <w:pPr>
        <w:rPr>
          <w:b/>
          <w:u w:val="single"/>
          <w:lang w:val="en-US"/>
        </w:rPr>
      </w:pPr>
    </w:p>
    <w:p w:rsidR="00AA6878" w:rsidRDefault="00AA6878">
      <w:pPr>
        <w:rPr>
          <w:b/>
          <w:u w:val="single"/>
          <w:lang w:val="en-US"/>
        </w:rPr>
      </w:pPr>
      <w:r>
        <w:rPr>
          <w:noProof/>
          <w:lang w:eastAsia="es-BO"/>
        </w:rPr>
        <w:drawing>
          <wp:inline distT="0" distB="0" distL="0" distR="0" wp14:anchorId="2A6781CE" wp14:editId="61D0B12A">
            <wp:extent cx="5947794" cy="48236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878" w:rsidRDefault="00AA6878">
      <w:pPr>
        <w:rPr>
          <w:b/>
          <w:u w:val="single"/>
          <w:lang w:val="en-US"/>
        </w:rPr>
      </w:pPr>
    </w:p>
    <w:p w:rsidR="00AA6878" w:rsidRDefault="002938F6">
      <w:pPr>
        <w:rPr>
          <w:rFonts w:ascii="Times New Roman" w:hAnsi="Times New Roman" w:cs="Times New Roman"/>
          <w:b/>
          <w:i/>
          <w:color w:val="244061" w:themeColor="accent1" w:themeShade="80"/>
        </w:rPr>
      </w:pPr>
      <w:r>
        <w:rPr>
          <w:rFonts w:ascii="Times New Roman" w:hAnsi="Times New Roman" w:cs="Times New Roman"/>
          <w:b/>
          <w:i/>
          <w:color w:val="244061" w:themeColor="accent1" w:themeShade="80"/>
        </w:rPr>
        <w:lastRenderedPageBreak/>
        <w:t xml:space="preserve"> </w:t>
      </w:r>
      <w:r>
        <w:rPr>
          <w:rFonts w:ascii="Times New Roman" w:hAnsi="Times New Roman" w:cs="Times New Roman"/>
          <w:b/>
          <w:i/>
          <w:color w:val="244061" w:themeColor="accent1" w:themeShade="80"/>
        </w:rPr>
        <w:t>CONFIGURACION ROUTER   [</w:t>
      </w:r>
      <w:proofErr w:type="spellStart"/>
      <w:r>
        <w:rPr>
          <w:rFonts w:ascii="Times New Roman" w:hAnsi="Times New Roman" w:cs="Times New Roman"/>
          <w:b/>
          <w:i/>
          <w:color w:val="244061" w:themeColor="accent1" w:themeShade="80"/>
        </w:rPr>
        <w:t>rSuc</w:t>
      </w:r>
      <w:proofErr w:type="spellEnd"/>
      <w:r>
        <w:rPr>
          <w:rFonts w:ascii="Times New Roman" w:hAnsi="Times New Roman" w:cs="Times New Roman"/>
          <w:b/>
          <w:i/>
          <w:color w:val="244061" w:themeColor="accent1" w:themeShade="80"/>
        </w:rPr>
        <w:t xml:space="preserve"> 1</w:t>
      </w:r>
      <w:r>
        <w:rPr>
          <w:rFonts w:ascii="Times New Roman" w:hAnsi="Times New Roman" w:cs="Times New Roman"/>
          <w:b/>
          <w:i/>
          <w:color w:val="244061" w:themeColor="accent1" w:themeShade="80"/>
        </w:rPr>
        <w:t>]</w:t>
      </w:r>
    </w:p>
    <w:p w:rsidR="002938F6" w:rsidRDefault="002938F6">
      <w:pPr>
        <w:rPr>
          <w:b/>
          <w:u w:val="single"/>
          <w:lang w:val="en-US"/>
        </w:rPr>
      </w:pPr>
      <w:r>
        <w:rPr>
          <w:noProof/>
          <w:lang w:eastAsia="es-BO"/>
        </w:rPr>
        <w:drawing>
          <wp:inline distT="0" distB="0" distL="0" distR="0" wp14:anchorId="52E90AB8" wp14:editId="0FADFDE6">
            <wp:extent cx="5947794" cy="488239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122687" w:rsidRDefault="00122687">
      <w:pPr>
        <w:rPr>
          <w:b/>
          <w:u w:val="single"/>
          <w:lang w:val="en-US"/>
        </w:rPr>
      </w:pPr>
    </w:p>
    <w:p w:rsidR="00122687" w:rsidRDefault="00122687">
      <w:pPr>
        <w:rPr>
          <w:b/>
          <w:u w:val="single"/>
          <w:lang w:val="en-US"/>
        </w:rPr>
      </w:pPr>
    </w:p>
    <w:p w:rsidR="00122687" w:rsidRDefault="00122687">
      <w:pPr>
        <w:rPr>
          <w:b/>
          <w:u w:val="single"/>
          <w:lang w:val="en-US"/>
        </w:rPr>
      </w:pPr>
    </w:p>
    <w:p w:rsidR="00122687" w:rsidRDefault="00122687">
      <w:pPr>
        <w:rPr>
          <w:b/>
          <w:u w:val="single"/>
          <w:lang w:val="en-US"/>
        </w:rPr>
      </w:pPr>
    </w:p>
    <w:p w:rsidR="002938F6" w:rsidRDefault="002938F6">
      <w:pPr>
        <w:rPr>
          <w:rFonts w:ascii="Times New Roman" w:hAnsi="Times New Roman" w:cs="Times New Roman"/>
          <w:b/>
          <w:i/>
          <w:color w:val="244061" w:themeColor="accent1" w:themeShade="80"/>
        </w:rPr>
      </w:pPr>
      <w:r>
        <w:rPr>
          <w:rFonts w:ascii="Times New Roman" w:hAnsi="Times New Roman" w:cs="Times New Roman"/>
          <w:b/>
          <w:i/>
          <w:color w:val="244061" w:themeColor="accent1" w:themeShade="80"/>
        </w:rPr>
        <w:lastRenderedPageBreak/>
        <w:t>CONFIGURACION ROUTER   [</w:t>
      </w:r>
      <w:proofErr w:type="spellStart"/>
      <w:r>
        <w:rPr>
          <w:rFonts w:ascii="Times New Roman" w:hAnsi="Times New Roman" w:cs="Times New Roman"/>
          <w:b/>
          <w:i/>
          <w:color w:val="244061" w:themeColor="accent1" w:themeShade="80"/>
        </w:rPr>
        <w:t>rSuc</w:t>
      </w:r>
      <w:proofErr w:type="spellEnd"/>
      <w:r>
        <w:rPr>
          <w:rFonts w:ascii="Times New Roman" w:hAnsi="Times New Roman" w:cs="Times New Roman"/>
          <w:b/>
          <w:i/>
          <w:color w:val="244061" w:themeColor="accent1" w:themeShade="80"/>
        </w:rPr>
        <w:t xml:space="preserve"> 2</w:t>
      </w:r>
      <w:r>
        <w:rPr>
          <w:rFonts w:ascii="Times New Roman" w:hAnsi="Times New Roman" w:cs="Times New Roman"/>
          <w:b/>
          <w:i/>
          <w:color w:val="244061" w:themeColor="accent1" w:themeShade="80"/>
        </w:rPr>
        <w:t>]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BO"/>
        </w:rPr>
      </w:pPr>
      <w:proofErr w:type="gramStart"/>
      <w:r w:rsidRPr="00122687">
        <w:rPr>
          <w:rFonts w:ascii="Times New Roman" w:eastAsia="Times New Roman" w:hAnsi="Times New Roman" w:cs="Times New Roman"/>
          <w:sz w:val="24"/>
          <w:szCs w:val="24"/>
          <w:lang w:eastAsia="es-BO"/>
        </w:rPr>
        <w:t>interface</w:t>
      </w:r>
      <w:proofErr w:type="gramEnd"/>
      <w:r w:rsidRPr="00122687">
        <w:rPr>
          <w:rFonts w:ascii="Times New Roman" w:eastAsia="Times New Roman" w:hAnsi="Times New Roman" w:cs="Times New Roman"/>
          <w:sz w:val="24"/>
          <w:szCs w:val="24"/>
          <w:lang w:eastAsia="es-BO"/>
        </w:rPr>
        <w:t xml:space="preserve"> FastEthernet0/0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ip address 200.192.25.113 255.255.255.240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duplex auto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speed auto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 FastEthernet0/1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no ip address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duplex auto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speed auto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shutdown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 Serial0/1/0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ip address 200.192.25.129 255.255.255.240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clock rate 4000000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 Serial0/1/1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ip address 200.192.25.98 255.255.255.240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clock rate 2000000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interface Vlan1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no ip address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shutdown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!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router ospf 1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log-adjacency-changes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val="en-US" w:eastAsia="es-BO"/>
        </w:rPr>
        <w:t>network 200.192.25.96 0.0.0.15 area 0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BO"/>
        </w:rPr>
      </w:pPr>
      <w:proofErr w:type="spellStart"/>
      <w:proofErr w:type="gramStart"/>
      <w:r w:rsidRPr="00122687">
        <w:rPr>
          <w:rFonts w:ascii="Times New Roman" w:eastAsia="Times New Roman" w:hAnsi="Times New Roman" w:cs="Times New Roman"/>
          <w:sz w:val="24"/>
          <w:szCs w:val="24"/>
          <w:lang w:eastAsia="es-BO"/>
        </w:rPr>
        <w:t>network</w:t>
      </w:r>
      <w:proofErr w:type="spellEnd"/>
      <w:proofErr w:type="gramEnd"/>
      <w:r w:rsidRPr="00122687">
        <w:rPr>
          <w:rFonts w:ascii="Times New Roman" w:eastAsia="Times New Roman" w:hAnsi="Times New Roman" w:cs="Times New Roman"/>
          <w:sz w:val="24"/>
          <w:szCs w:val="24"/>
          <w:lang w:eastAsia="es-BO"/>
        </w:rPr>
        <w:t xml:space="preserve"> 200.192.25.112 0.0.0.15 </w:t>
      </w:r>
      <w:proofErr w:type="spellStart"/>
      <w:r w:rsidRPr="00122687">
        <w:rPr>
          <w:rFonts w:ascii="Times New Roman" w:eastAsia="Times New Roman" w:hAnsi="Times New Roman" w:cs="Times New Roman"/>
          <w:sz w:val="24"/>
          <w:szCs w:val="24"/>
          <w:lang w:eastAsia="es-BO"/>
        </w:rPr>
        <w:t>area</w:t>
      </w:r>
      <w:proofErr w:type="spellEnd"/>
      <w:r w:rsidRPr="00122687">
        <w:rPr>
          <w:rFonts w:ascii="Times New Roman" w:eastAsia="Times New Roman" w:hAnsi="Times New Roman" w:cs="Times New Roman"/>
          <w:sz w:val="24"/>
          <w:szCs w:val="24"/>
          <w:lang w:eastAsia="es-BO"/>
        </w:rPr>
        <w:t xml:space="preserve"> 0</w:t>
      </w:r>
    </w:p>
    <w:p w:rsidR="00122687" w:rsidRPr="00122687" w:rsidRDefault="00122687" w:rsidP="001226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BO"/>
        </w:rPr>
      </w:pPr>
      <w:proofErr w:type="spellStart"/>
      <w:proofErr w:type="gramStart"/>
      <w:r w:rsidRPr="00122687">
        <w:rPr>
          <w:rFonts w:ascii="Times New Roman" w:eastAsia="Times New Roman" w:hAnsi="Times New Roman" w:cs="Times New Roman"/>
          <w:sz w:val="24"/>
          <w:szCs w:val="24"/>
          <w:lang w:eastAsia="es-BO"/>
        </w:rPr>
        <w:t>network</w:t>
      </w:r>
      <w:proofErr w:type="spellEnd"/>
      <w:proofErr w:type="gramEnd"/>
      <w:r w:rsidRPr="00122687">
        <w:rPr>
          <w:rFonts w:ascii="Times New Roman" w:eastAsia="Times New Roman" w:hAnsi="Times New Roman" w:cs="Times New Roman"/>
          <w:sz w:val="24"/>
          <w:szCs w:val="24"/>
          <w:lang w:eastAsia="es-BO"/>
        </w:rPr>
        <w:t xml:space="preserve"> 200.192.25.128 0.0.0.15 </w:t>
      </w:r>
      <w:proofErr w:type="spellStart"/>
      <w:r w:rsidRPr="00122687">
        <w:rPr>
          <w:rFonts w:ascii="Times New Roman" w:eastAsia="Times New Roman" w:hAnsi="Times New Roman" w:cs="Times New Roman"/>
          <w:sz w:val="24"/>
          <w:szCs w:val="24"/>
          <w:lang w:eastAsia="es-BO"/>
        </w:rPr>
        <w:t>area</w:t>
      </w:r>
      <w:proofErr w:type="spellEnd"/>
      <w:r w:rsidRPr="00122687">
        <w:rPr>
          <w:rFonts w:ascii="Times New Roman" w:eastAsia="Times New Roman" w:hAnsi="Times New Roman" w:cs="Times New Roman"/>
          <w:sz w:val="24"/>
          <w:szCs w:val="24"/>
          <w:lang w:eastAsia="es-BO"/>
        </w:rPr>
        <w:t xml:space="preserve"> 0</w:t>
      </w:r>
    </w:p>
    <w:p w:rsidR="002938F6" w:rsidRDefault="00122687" w:rsidP="00122687">
      <w:pPr>
        <w:rPr>
          <w:noProof/>
          <w:lang w:eastAsia="es-BO"/>
        </w:rPr>
      </w:pPr>
      <w:r w:rsidRPr="00122687">
        <w:rPr>
          <w:rFonts w:ascii="Times New Roman" w:eastAsia="Times New Roman" w:hAnsi="Times New Roman" w:cs="Times New Roman"/>
          <w:sz w:val="24"/>
          <w:szCs w:val="24"/>
          <w:lang w:eastAsia="es-BO"/>
        </w:rPr>
        <w:t>!</w:t>
      </w:r>
    </w:p>
    <w:p w:rsidR="002938F6" w:rsidRDefault="002938F6">
      <w:pPr>
        <w:rPr>
          <w:b/>
          <w:u w:val="single"/>
          <w:lang w:val="en-US"/>
        </w:rPr>
      </w:pPr>
      <w:bookmarkStart w:id="2" w:name="_GoBack"/>
      <w:r>
        <w:rPr>
          <w:noProof/>
          <w:lang w:eastAsia="es-BO"/>
        </w:rPr>
        <w:lastRenderedPageBreak/>
        <w:drawing>
          <wp:inline distT="0" distB="0" distL="0" distR="0" wp14:anchorId="065B564A" wp14:editId="727BC0E6">
            <wp:extent cx="5947794" cy="5746459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 w:rsidP="002938F6">
      <w:pPr>
        <w:rPr>
          <w:rFonts w:ascii="Times New Roman" w:hAnsi="Times New Roman" w:cs="Times New Roman"/>
          <w:b/>
          <w:i/>
          <w:color w:val="244061" w:themeColor="accent1" w:themeShade="80"/>
        </w:rPr>
      </w:pPr>
      <w:r>
        <w:rPr>
          <w:rFonts w:ascii="Times New Roman" w:hAnsi="Times New Roman" w:cs="Times New Roman"/>
          <w:b/>
          <w:i/>
          <w:color w:val="244061" w:themeColor="accent1" w:themeShade="80"/>
        </w:rPr>
        <w:lastRenderedPageBreak/>
        <w:t>CONFIGURACION ROUTER   [</w:t>
      </w:r>
      <w:proofErr w:type="spellStart"/>
      <w:r>
        <w:rPr>
          <w:rFonts w:ascii="Times New Roman" w:hAnsi="Times New Roman" w:cs="Times New Roman"/>
          <w:b/>
          <w:i/>
          <w:color w:val="244061" w:themeColor="accent1" w:themeShade="80"/>
        </w:rPr>
        <w:t>rSuc</w:t>
      </w:r>
      <w:proofErr w:type="spellEnd"/>
      <w:r>
        <w:rPr>
          <w:rFonts w:ascii="Times New Roman" w:hAnsi="Times New Roman" w:cs="Times New Roman"/>
          <w:b/>
          <w:i/>
          <w:color w:val="244061" w:themeColor="accent1" w:themeShade="80"/>
        </w:rPr>
        <w:t xml:space="preserve"> 3</w:t>
      </w:r>
      <w:r>
        <w:rPr>
          <w:rFonts w:ascii="Times New Roman" w:hAnsi="Times New Roman" w:cs="Times New Roman"/>
          <w:b/>
          <w:i/>
          <w:color w:val="244061" w:themeColor="accent1" w:themeShade="80"/>
        </w:rPr>
        <w:t>]</w:t>
      </w:r>
    </w:p>
    <w:p w:rsidR="002938F6" w:rsidRDefault="002938F6">
      <w:pPr>
        <w:rPr>
          <w:b/>
          <w:u w:val="single"/>
          <w:lang w:val="en-US"/>
        </w:rPr>
      </w:pPr>
      <w:r>
        <w:rPr>
          <w:noProof/>
          <w:lang w:eastAsia="es-BO"/>
        </w:rPr>
        <w:drawing>
          <wp:inline distT="0" distB="0" distL="0" distR="0" wp14:anchorId="3BE418B0" wp14:editId="5F95B00A">
            <wp:extent cx="5947794" cy="4907559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 w:rsidP="002938F6">
      <w:pPr>
        <w:rPr>
          <w:rFonts w:ascii="Times New Roman" w:hAnsi="Times New Roman" w:cs="Times New Roman"/>
          <w:b/>
          <w:i/>
          <w:color w:val="244061" w:themeColor="accent1" w:themeShade="80"/>
        </w:rPr>
      </w:pPr>
      <w:r>
        <w:rPr>
          <w:rFonts w:ascii="Times New Roman" w:hAnsi="Times New Roman" w:cs="Times New Roman"/>
          <w:b/>
          <w:i/>
          <w:color w:val="244061" w:themeColor="accent1" w:themeShade="80"/>
        </w:rPr>
        <w:lastRenderedPageBreak/>
        <w:t>CONFIGURACION ROUTER   [</w:t>
      </w:r>
      <w:proofErr w:type="spellStart"/>
      <w:r>
        <w:rPr>
          <w:rFonts w:ascii="Times New Roman" w:hAnsi="Times New Roman" w:cs="Times New Roman"/>
          <w:b/>
          <w:i/>
          <w:color w:val="244061" w:themeColor="accent1" w:themeShade="80"/>
        </w:rPr>
        <w:t>rSuc</w:t>
      </w:r>
      <w:proofErr w:type="spellEnd"/>
      <w:r>
        <w:rPr>
          <w:rFonts w:ascii="Times New Roman" w:hAnsi="Times New Roman" w:cs="Times New Roman"/>
          <w:b/>
          <w:i/>
          <w:color w:val="244061" w:themeColor="accent1" w:themeShade="80"/>
        </w:rPr>
        <w:t xml:space="preserve"> 4</w:t>
      </w:r>
      <w:r>
        <w:rPr>
          <w:rFonts w:ascii="Times New Roman" w:hAnsi="Times New Roman" w:cs="Times New Roman"/>
          <w:b/>
          <w:i/>
          <w:color w:val="244061" w:themeColor="accent1" w:themeShade="80"/>
        </w:rPr>
        <w:t>]</w:t>
      </w:r>
    </w:p>
    <w:p w:rsidR="002938F6" w:rsidRDefault="002938F6" w:rsidP="002938F6">
      <w:pPr>
        <w:rPr>
          <w:rFonts w:ascii="Times New Roman" w:hAnsi="Times New Roman" w:cs="Times New Roman"/>
          <w:b/>
          <w:i/>
          <w:color w:val="244061" w:themeColor="accent1" w:themeShade="80"/>
        </w:rPr>
      </w:pPr>
      <w:r>
        <w:rPr>
          <w:noProof/>
          <w:lang w:eastAsia="es-BO"/>
        </w:rPr>
        <w:drawing>
          <wp:inline distT="0" distB="0" distL="0" distR="0" wp14:anchorId="2436BF91" wp14:editId="4483D1BE">
            <wp:extent cx="5947794" cy="534378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2938F6" w:rsidRDefault="002938F6">
      <w:pPr>
        <w:rPr>
          <w:b/>
          <w:u w:val="single"/>
          <w:lang w:val="en-US"/>
        </w:rPr>
      </w:pPr>
    </w:p>
    <w:p w:rsidR="00122687" w:rsidRDefault="00122687" w:rsidP="00122687">
      <w:pPr>
        <w:spacing w:after="0"/>
        <w:rPr>
          <w:rFonts w:ascii="Times New Roman" w:hAnsi="Times New Roman" w:cs="Times New Roman"/>
          <w:b/>
          <w:i/>
          <w:color w:val="244061" w:themeColor="accent1" w:themeShade="80"/>
        </w:rPr>
      </w:pPr>
      <w:r>
        <w:rPr>
          <w:rFonts w:ascii="Times New Roman" w:hAnsi="Times New Roman" w:cs="Times New Roman"/>
          <w:b/>
          <w:i/>
          <w:color w:val="244061" w:themeColor="accent1" w:themeShade="80"/>
        </w:rPr>
        <w:lastRenderedPageBreak/>
        <w:t xml:space="preserve">3.- CONFIGURACION DE LAS ACLS </w:t>
      </w:r>
      <w:r>
        <w:rPr>
          <w:rFonts w:ascii="Times New Roman" w:hAnsi="Times New Roman" w:cs="Times New Roman"/>
          <w:b/>
          <w:i/>
          <w:color w:val="244061" w:themeColor="accent1" w:themeShade="80"/>
        </w:rPr>
        <w:br/>
        <w:t>FILTRADO DE LAS ICMP HACIA LOS SERVIDORES</w:t>
      </w:r>
    </w:p>
    <w:p w:rsidR="00122687" w:rsidRDefault="00122687" w:rsidP="00122687">
      <w:pPr>
        <w:spacing w:after="0"/>
        <w:rPr>
          <w:rFonts w:ascii="Times New Roman" w:hAnsi="Times New Roman" w:cs="Times New Roman"/>
          <w:b/>
          <w:i/>
          <w:lang w:val="en-US"/>
        </w:rPr>
      </w:pPr>
      <w:r>
        <w:rPr>
          <w:rFonts w:ascii="Times New Roman" w:hAnsi="Times New Roman" w:cs="Times New Roman"/>
          <w:b/>
          <w:i/>
          <w:lang w:val="en-US"/>
        </w:rPr>
        <w:t>Router central</w:t>
      </w: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Router(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config</w:t>
      </w:r>
      <w:proofErr w:type="spellEnd"/>
      <w:r>
        <w:rPr>
          <w:rFonts w:ascii="Times New Roman" w:hAnsi="Times New Roman" w:cs="Times New Roman"/>
          <w:lang w:val="en-US"/>
        </w:rPr>
        <w:t>)#ac</w:t>
      </w: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Router(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config</w:t>
      </w:r>
      <w:proofErr w:type="spellEnd"/>
      <w:r>
        <w:rPr>
          <w:rFonts w:ascii="Times New Roman" w:hAnsi="Times New Roman" w:cs="Times New Roman"/>
          <w:lang w:val="en-US"/>
        </w:rPr>
        <w:t xml:space="preserve">)#access-list 1 deny </w:t>
      </w:r>
      <w:proofErr w:type="spellStart"/>
      <w:r>
        <w:rPr>
          <w:rFonts w:ascii="Times New Roman" w:hAnsi="Times New Roman" w:cs="Times New Roman"/>
          <w:lang w:val="en-US"/>
        </w:rPr>
        <w:t>icmp</w:t>
      </w:r>
      <w:proofErr w:type="spellEnd"/>
      <w:r>
        <w:rPr>
          <w:rFonts w:ascii="Times New Roman" w:hAnsi="Times New Roman" w:cs="Times New Roman"/>
          <w:lang w:val="en-US"/>
        </w:rPr>
        <w:t xml:space="preserve"> any host 200.192.25</w:t>
      </w:r>
      <w:r>
        <w:rPr>
          <w:rFonts w:ascii="Times New Roman" w:hAnsi="Times New Roman" w:cs="Times New Roman"/>
          <w:lang w:val="en-US"/>
        </w:rPr>
        <w:t>.34</w:t>
      </w: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Ro</w:t>
      </w:r>
      <w:r>
        <w:rPr>
          <w:rFonts w:ascii="Times New Roman" w:hAnsi="Times New Roman" w:cs="Times New Roman"/>
          <w:lang w:val="en-US"/>
        </w:rPr>
        <w:t>uter(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config</w:t>
      </w:r>
      <w:proofErr w:type="spellEnd"/>
      <w:r>
        <w:rPr>
          <w:rFonts w:ascii="Times New Roman" w:hAnsi="Times New Roman" w:cs="Times New Roman"/>
          <w:lang w:val="en-US"/>
        </w:rPr>
        <w:t xml:space="preserve">)#access-list 1 deny </w:t>
      </w:r>
      <w:proofErr w:type="spellStart"/>
      <w:r>
        <w:rPr>
          <w:rFonts w:ascii="Times New Roman" w:hAnsi="Times New Roman" w:cs="Times New Roman"/>
          <w:lang w:val="en-US"/>
        </w:rPr>
        <w:t>icmp</w:t>
      </w:r>
      <w:proofErr w:type="spellEnd"/>
      <w:r>
        <w:rPr>
          <w:rFonts w:ascii="Times New Roman" w:hAnsi="Times New Roman" w:cs="Times New Roman"/>
          <w:lang w:val="en-US"/>
        </w:rPr>
        <w:t xml:space="preserve"> any host 200.105.25</w:t>
      </w:r>
      <w:r>
        <w:rPr>
          <w:rFonts w:ascii="Times New Roman" w:hAnsi="Times New Roman" w:cs="Times New Roman"/>
          <w:lang w:val="en-US"/>
        </w:rPr>
        <w:t>.35</w:t>
      </w: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</w:p>
    <w:p w:rsidR="00122687" w:rsidRDefault="00122687" w:rsidP="00122687">
      <w:pPr>
        <w:spacing w:after="0"/>
        <w:rPr>
          <w:rFonts w:ascii="Times New Roman" w:hAnsi="Times New Roman" w:cs="Times New Roman"/>
          <w:color w:val="244061" w:themeColor="accent1" w:themeShade="80"/>
          <w:lang w:val="en-US"/>
        </w:rPr>
      </w:pPr>
      <w:proofErr w:type="gramStart"/>
      <w:r>
        <w:rPr>
          <w:rFonts w:ascii="Times New Roman" w:hAnsi="Times New Roman" w:cs="Times New Roman"/>
          <w:b/>
          <w:i/>
          <w:color w:val="244061" w:themeColor="accent1" w:themeShade="80"/>
          <w:lang w:val="en-US"/>
        </w:rPr>
        <w:t>Router</w:t>
      </w:r>
      <w:r>
        <w:rPr>
          <w:color w:val="244061" w:themeColor="accent1" w:themeShade="80"/>
          <w:lang w:val="en-US"/>
        </w:rPr>
        <w:t xml:space="preserve">  rSuc1</w:t>
      </w:r>
      <w:proofErr w:type="gramEnd"/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Router(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config</w:t>
      </w:r>
      <w:proofErr w:type="spellEnd"/>
      <w:r>
        <w:rPr>
          <w:rFonts w:ascii="Times New Roman" w:hAnsi="Times New Roman" w:cs="Times New Roman"/>
          <w:lang w:val="en-US"/>
        </w:rPr>
        <w:t xml:space="preserve">)#access-list 1 deny </w:t>
      </w:r>
      <w:proofErr w:type="spellStart"/>
      <w:r>
        <w:rPr>
          <w:rFonts w:ascii="Times New Roman" w:hAnsi="Times New Roman" w:cs="Times New Roman"/>
          <w:lang w:val="en-US"/>
        </w:rPr>
        <w:t>icmp</w:t>
      </w:r>
      <w:proofErr w:type="spellEnd"/>
      <w:r>
        <w:rPr>
          <w:rFonts w:ascii="Times New Roman" w:hAnsi="Times New Roman" w:cs="Times New Roman"/>
          <w:lang w:val="en-US"/>
        </w:rPr>
        <w:t xml:space="preserve"> any host 200.192.25</w:t>
      </w:r>
      <w:r>
        <w:rPr>
          <w:rFonts w:ascii="Times New Roman" w:hAnsi="Times New Roman" w:cs="Times New Roman"/>
          <w:lang w:val="en-US"/>
        </w:rPr>
        <w:t>.34</w:t>
      </w: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Router(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config</w:t>
      </w:r>
      <w:proofErr w:type="spellEnd"/>
      <w:r>
        <w:rPr>
          <w:rFonts w:ascii="Times New Roman" w:hAnsi="Times New Roman" w:cs="Times New Roman"/>
          <w:lang w:val="en-US"/>
        </w:rPr>
        <w:t xml:space="preserve">)#access-list 1 deny </w:t>
      </w:r>
      <w:proofErr w:type="spellStart"/>
      <w:r>
        <w:rPr>
          <w:rFonts w:ascii="Times New Roman" w:hAnsi="Times New Roman" w:cs="Times New Roman"/>
          <w:lang w:val="en-US"/>
        </w:rPr>
        <w:t>icmp</w:t>
      </w:r>
      <w:proofErr w:type="spellEnd"/>
      <w:r>
        <w:rPr>
          <w:rFonts w:ascii="Times New Roman" w:hAnsi="Times New Roman" w:cs="Times New Roman"/>
          <w:lang w:val="en-US"/>
        </w:rPr>
        <w:t xml:space="preserve"> any host 200.192.25</w:t>
      </w:r>
      <w:r>
        <w:rPr>
          <w:rFonts w:ascii="Times New Roman" w:hAnsi="Times New Roman" w:cs="Times New Roman"/>
          <w:lang w:val="en-US"/>
        </w:rPr>
        <w:t>.35</w:t>
      </w: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Router(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config</w:t>
      </w:r>
      <w:proofErr w:type="spellEnd"/>
      <w:r>
        <w:rPr>
          <w:rFonts w:ascii="Times New Roman" w:hAnsi="Times New Roman" w:cs="Times New Roman"/>
          <w:lang w:val="en-US"/>
        </w:rPr>
        <w:t>)#access-list 1</w:t>
      </w:r>
      <w:r>
        <w:rPr>
          <w:rFonts w:ascii="Times New Roman" w:hAnsi="Times New Roman" w:cs="Times New Roman"/>
          <w:lang w:val="en-US"/>
        </w:rPr>
        <w:t xml:space="preserve"> permit </w:t>
      </w:r>
      <w:proofErr w:type="spellStart"/>
      <w:r>
        <w:rPr>
          <w:rFonts w:ascii="Times New Roman" w:hAnsi="Times New Roman" w:cs="Times New Roman"/>
          <w:lang w:val="en-US"/>
        </w:rPr>
        <w:t>ip</w:t>
      </w:r>
      <w:proofErr w:type="spellEnd"/>
      <w:r>
        <w:rPr>
          <w:rFonts w:ascii="Times New Roman" w:hAnsi="Times New Roman" w:cs="Times New Roman"/>
          <w:lang w:val="en-US"/>
        </w:rPr>
        <w:t xml:space="preserve"> any </w:t>
      </w:r>
      <w:proofErr w:type="spellStart"/>
      <w:r>
        <w:rPr>
          <w:rFonts w:ascii="Times New Roman" w:hAnsi="Times New Roman" w:cs="Times New Roman"/>
          <w:lang w:val="en-US"/>
        </w:rPr>
        <w:t>any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Router(</w:t>
      </w:r>
      <w:proofErr w:type="spellStart"/>
      <w:proofErr w:type="gramEnd"/>
      <w:r>
        <w:rPr>
          <w:rFonts w:ascii="Times New Roman" w:hAnsi="Times New Roman" w:cs="Times New Roman"/>
          <w:lang w:val="en-US"/>
        </w:rPr>
        <w:t>config</w:t>
      </w:r>
      <w:proofErr w:type="spellEnd"/>
      <w:r>
        <w:rPr>
          <w:rFonts w:ascii="Times New Roman" w:hAnsi="Times New Roman" w:cs="Times New Roman"/>
          <w:lang w:val="en-US"/>
        </w:rPr>
        <w:t xml:space="preserve">)#no </w:t>
      </w:r>
      <w:proofErr w:type="spellStart"/>
      <w:r>
        <w:rPr>
          <w:rFonts w:ascii="Times New Roman" w:hAnsi="Times New Roman" w:cs="Times New Roman"/>
          <w:lang w:val="en-US"/>
        </w:rPr>
        <w:t>cdp</w:t>
      </w:r>
      <w:proofErr w:type="spellEnd"/>
      <w:r>
        <w:rPr>
          <w:rFonts w:ascii="Times New Roman" w:hAnsi="Times New Roman" w:cs="Times New Roman"/>
          <w:lang w:val="en-US"/>
        </w:rPr>
        <w:t xml:space="preserve"> run</w:t>
      </w:r>
    </w:p>
    <w:p w:rsidR="00122687" w:rsidRDefault="00122687" w:rsidP="00122687">
      <w:pPr>
        <w:spacing w:after="0"/>
        <w:rPr>
          <w:rFonts w:ascii="Times New Roman" w:hAnsi="Times New Roman" w:cs="Times New Roman"/>
          <w:color w:val="000000" w:themeColor="text1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hd w:val="clear" w:color="auto" w:fill="F7F7F7"/>
          <w:lang w:val="en-US"/>
        </w:rPr>
        <w:t>ip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hd w:val="clear" w:color="auto" w:fill="F7F7F7"/>
          <w:lang w:val="en-US"/>
        </w:rPr>
        <w:t xml:space="preserve"> access-group 1</w:t>
      </w:r>
      <w:r>
        <w:rPr>
          <w:rFonts w:ascii="Times New Roman" w:hAnsi="Times New Roman" w:cs="Times New Roman"/>
          <w:color w:val="000000" w:themeColor="text1"/>
          <w:shd w:val="clear" w:color="auto" w:fill="F7F7F7"/>
          <w:lang w:val="en-US"/>
        </w:rPr>
        <w:t xml:space="preserve"> out</w:t>
      </w: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</w:p>
    <w:p w:rsidR="00122687" w:rsidRDefault="00122687" w:rsidP="00122687">
      <w:pPr>
        <w:spacing w:after="0"/>
        <w:rPr>
          <w:rFonts w:ascii="Times New Roman" w:hAnsi="Times New Roman" w:cs="Times New Roman"/>
          <w:lang w:val="en-US"/>
        </w:rPr>
      </w:pPr>
    </w:p>
    <w:p w:rsidR="002938F6" w:rsidRPr="00122687" w:rsidRDefault="00122687">
      <w:pPr>
        <w:rPr>
          <w:b/>
          <w:u w:val="single"/>
        </w:rPr>
      </w:pPr>
      <w:r w:rsidRPr="00122687">
        <w:rPr>
          <w:rFonts w:ascii="Times New Roman" w:hAnsi="Times New Roman" w:cs="Times New Roman"/>
          <w:i/>
          <w:color w:val="244061" w:themeColor="accent1" w:themeShade="80"/>
        </w:rPr>
        <w:t>CONCLUSION</w:t>
      </w:r>
      <w:r>
        <w:rPr>
          <w:rFonts w:ascii="Times New Roman" w:hAnsi="Times New Roman" w:cs="Times New Roman"/>
          <w:i/>
          <w:color w:val="244061" w:themeColor="accent1" w:themeShade="80"/>
        </w:rPr>
        <w:t>ES</w:t>
      </w:r>
      <w:r w:rsidRPr="00122687">
        <w:rPr>
          <w:rFonts w:ascii="Times New Roman" w:hAnsi="Times New Roman" w:cs="Times New Roman"/>
          <w:i/>
        </w:rPr>
        <w:t xml:space="preserve">.- </w:t>
      </w:r>
      <w:r>
        <w:rPr>
          <w:rFonts w:ascii="Times New Roman" w:hAnsi="Times New Roman" w:cs="Times New Roman"/>
          <w:i/>
        </w:rPr>
        <w:t xml:space="preserve">Es importante tener conocimiento amplio sobre en lo que es el área de redes, saber conocimientos sobre los conceptos de los protocolos, lo que son las </w:t>
      </w:r>
      <w:proofErr w:type="spellStart"/>
      <w:r>
        <w:rPr>
          <w:rFonts w:ascii="Times New Roman" w:hAnsi="Times New Roman" w:cs="Times New Roman"/>
          <w:i/>
        </w:rPr>
        <w:t>vlans</w:t>
      </w:r>
      <w:proofErr w:type="spellEnd"/>
      <w:r>
        <w:rPr>
          <w:rFonts w:ascii="Times New Roman" w:hAnsi="Times New Roman" w:cs="Times New Roman"/>
          <w:i/>
        </w:rPr>
        <w:t xml:space="preserve"> la redes virtuales que son muy importante en nuestra área de formación, también es importante tener conocimiento de lo que son las subredes para obtener los </w:t>
      </w:r>
      <w:proofErr w:type="spellStart"/>
      <w:r>
        <w:rPr>
          <w:rFonts w:ascii="Times New Roman" w:hAnsi="Times New Roman" w:cs="Times New Roman"/>
          <w:i/>
        </w:rPr>
        <w:t>ips</w:t>
      </w:r>
      <w:proofErr w:type="spellEnd"/>
      <w:r>
        <w:rPr>
          <w:rFonts w:ascii="Times New Roman" w:hAnsi="Times New Roman" w:cs="Times New Roman"/>
          <w:i/>
        </w:rPr>
        <w:t xml:space="preserve"> válidos para poder establecer lo que son las conexiones de los </w:t>
      </w:r>
      <w:proofErr w:type="spellStart"/>
      <w:r>
        <w:rPr>
          <w:rFonts w:ascii="Times New Roman" w:hAnsi="Times New Roman" w:cs="Times New Roman"/>
          <w:i/>
        </w:rPr>
        <w:t>routers</w:t>
      </w:r>
      <w:proofErr w:type="spellEnd"/>
      <w:r>
        <w:rPr>
          <w:rFonts w:ascii="Times New Roman" w:hAnsi="Times New Roman" w:cs="Times New Roman"/>
          <w:i/>
        </w:rPr>
        <w:t xml:space="preserve"> para que no suceda lo que son los choques de </w:t>
      </w:r>
      <w:proofErr w:type="spellStart"/>
      <w:r>
        <w:rPr>
          <w:rFonts w:ascii="Times New Roman" w:hAnsi="Times New Roman" w:cs="Times New Roman"/>
          <w:i/>
        </w:rPr>
        <w:t>ips</w:t>
      </w:r>
      <w:proofErr w:type="spellEnd"/>
      <w:r>
        <w:rPr>
          <w:rFonts w:ascii="Times New Roman" w:hAnsi="Times New Roman" w:cs="Times New Roman"/>
          <w:i/>
        </w:rPr>
        <w:t xml:space="preserve"> de esa manera evitar lo que son las colisiones que son nada más que choque de paquetes que son enviados por la misma dirección full-dúplex esto en lo que es la red de es muy importante que esto no suceda</w:t>
      </w:r>
    </w:p>
    <w:sectPr w:rsidR="002938F6" w:rsidRPr="001226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4E9"/>
    <w:rsid w:val="00122687"/>
    <w:rsid w:val="001D1791"/>
    <w:rsid w:val="00261E23"/>
    <w:rsid w:val="002938F6"/>
    <w:rsid w:val="00457296"/>
    <w:rsid w:val="006774E9"/>
    <w:rsid w:val="00AA6878"/>
    <w:rsid w:val="00E4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74E9"/>
  </w:style>
  <w:style w:type="paragraph" w:styleId="Ttulo1">
    <w:name w:val="heading 1"/>
    <w:basedOn w:val="Normal"/>
    <w:link w:val="Ttulo1Car"/>
    <w:uiPriority w:val="9"/>
    <w:qFormat/>
    <w:rsid w:val="006774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74E9"/>
    <w:rPr>
      <w:rFonts w:ascii="Times New Roman" w:eastAsia="Times New Roman" w:hAnsi="Times New Roman" w:cs="Times New Roman"/>
      <w:b/>
      <w:bCs/>
      <w:kern w:val="36"/>
      <w:sz w:val="48"/>
      <w:szCs w:val="48"/>
      <w:lang w:eastAsia="es-BO"/>
    </w:rPr>
  </w:style>
  <w:style w:type="character" w:customStyle="1" w:styleId="apple-converted-space">
    <w:name w:val="apple-converted-space"/>
    <w:basedOn w:val="Fuentedeprrafopredeter"/>
    <w:rsid w:val="006774E9"/>
  </w:style>
  <w:style w:type="paragraph" w:styleId="Textodeglobo">
    <w:name w:val="Balloon Text"/>
    <w:basedOn w:val="Normal"/>
    <w:link w:val="TextodegloboCar"/>
    <w:uiPriority w:val="99"/>
    <w:semiHidden/>
    <w:unhideWhenUsed/>
    <w:rsid w:val="00261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1E2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A68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74E9"/>
  </w:style>
  <w:style w:type="paragraph" w:styleId="Ttulo1">
    <w:name w:val="heading 1"/>
    <w:basedOn w:val="Normal"/>
    <w:link w:val="Ttulo1Car"/>
    <w:uiPriority w:val="9"/>
    <w:qFormat/>
    <w:rsid w:val="006774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74E9"/>
    <w:rPr>
      <w:rFonts w:ascii="Times New Roman" w:eastAsia="Times New Roman" w:hAnsi="Times New Roman" w:cs="Times New Roman"/>
      <w:b/>
      <w:bCs/>
      <w:kern w:val="36"/>
      <w:sz w:val="48"/>
      <w:szCs w:val="48"/>
      <w:lang w:eastAsia="es-BO"/>
    </w:rPr>
  </w:style>
  <w:style w:type="character" w:customStyle="1" w:styleId="apple-converted-space">
    <w:name w:val="apple-converted-space"/>
    <w:basedOn w:val="Fuentedeprrafopredeter"/>
    <w:rsid w:val="006774E9"/>
  </w:style>
  <w:style w:type="paragraph" w:styleId="Textodeglobo">
    <w:name w:val="Balloon Text"/>
    <w:basedOn w:val="Normal"/>
    <w:link w:val="TextodegloboCar"/>
    <w:uiPriority w:val="99"/>
    <w:semiHidden/>
    <w:unhideWhenUsed/>
    <w:rsid w:val="00261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1E2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A68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0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753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Pavillondv7</dc:creator>
  <cp:lastModifiedBy>Pavillondv7</cp:lastModifiedBy>
  <cp:revision>1</cp:revision>
  <dcterms:created xsi:type="dcterms:W3CDTF">2014-12-11T22:08:00Z</dcterms:created>
  <dcterms:modified xsi:type="dcterms:W3CDTF">2014-12-11T23:20:00Z</dcterms:modified>
</cp:coreProperties>
</file>